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1"/>
        <w:tblOverlap w:val="never"/>
        <w:tblW w:w="14061" w:type="dxa"/>
        <w:tblLook w:val="04A0" w:firstRow="1" w:lastRow="0" w:firstColumn="1" w:lastColumn="0" w:noHBand="0" w:noVBand="1"/>
      </w:tblPr>
      <w:tblGrid>
        <w:gridCol w:w="1396"/>
        <w:gridCol w:w="4221"/>
        <w:gridCol w:w="4222"/>
        <w:gridCol w:w="4222"/>
      </w:tblGrid>
      <w:tr w:rsidR="00A551F9" w14:paraId="538AAB78" w14:textId="77777777" w:rsidTr="00F0067E">
        <w:tc>
          <w:tcPr>
            <w:tcW w:w="1396" w:type="dxa"/>
          </w:tcPr>
          <w:p w14:paraId="28E604BE" w14:textId="4D8702BB" w:rsidR="00A551F9" w:rsidRDefault="00A551F9" w:rsidP="00A551F9">
            <w:r>
              <w:t>Treatment</w:t>
            </w:r>
          </w:p>
        </w:tc>
        <w:tc>
          <w:tcPr>
            <w:tcW w:w="4221" w:type="dxa"/>
          </w:tcPr>
          <w:p w14:paraId="5FD42AE9" w14:textId="0B761CE6" w:rsidR="00A551F9" w:rsidRDefault="00A551F9" w:rsidP="00A551F9">
            <w:r>
              <w:t>Random</w:t>
            </w:r>
          </w:p>
        </w:tc>
        <w:tc>
          <w:tcPr>
            <w:tcW w:w="4222" w:type="dxa"/>
          </w:tcPr>
          <w:p w14:paraId="697F27E6" w14:textId="3EE1509F" w:rsidR="00A551F9" w:rsidRDefault="00A551F9" w:rsidP="00A551F9">
            <w:r>
              <w:t>Computer</w:t>
            </w:r>
          </w:p>
        </w:tc>
        <w:tc>
          <w:tcPr>
            <w:tcW w:w="4222" w:type="dxa"/>
          </w:tcPr>
          <w:p w14:paraId="4E2A9B0A" w14:textId="5B01A8D2" w:rsidR="00A551F9" w:rsidRDefault="00F0067E" w:rsidP="00A551F9">
            <w:r>
              <w:t>Person</w:t>
            </w:r>
          </w:p>
        </w:tc>
      </w:tr>
      <w:tr w:rsidR="00F0067E" w14:paraId="4B122F3E" w14:textId="77777777" w:rsidTr="00F0067E">
        <w:tc>
          <w:tcPr>
            <w:tcW w:w="1396" w:type="dxa"/>
          </w:tcPr>
          <w:p w14:paraId="02C7B688" w14:textId="421F0198" w:rsidR="00F0067E" w:rsidRDefault="00F0067E" w:rsidP="00F0067E">
            <w:r>
              <w:t>Text</w:t>
            </w:r>
          </w:p>
        </w:tc>
        <w:tc>
          <w:tcPr>
            <w:tcW w:w="4221" w:type="dxa"/>
          </w:tcPr>
          <w:p w14:paraId="09E0F676" w14:textId="78A0E460" w:rsidR="00F0067E" w:rsidRDefault="00564D6E" w:rsidP="00F0067E">
            <w:commentRangeStart w:id="0"/>
            <w:ins w:id="1" w:author="Sebastian Schweighofer-Kodritsch" w:date="2025-09-16T20:29:00Z">
              <w:r>
                <w:rPr>
                  <w:lang w:val="en-US"/>
                </w:rPr>
                <w:t xml:space="preserve">Chance will decide </w:t>
              </w:r>
            </w:ins>
            <w:ins w:id="2" w:author="Sebastian Schweighofer-Kodritsch" w:date="2025-09-16T20:30:00Z">
              <w:r>
                <w:t>on the allocation</w:t>
              </w:r>
              <w:r>
                <w:rPr>
                  <w:lang w:val="en-US"/>
                </w:rPr>
                <w:t xml:space="preserve"> of</w:t>
              </w:r>
              <w:r>
                <w:t xml:space="preserve"> budgets. One of you or your match will receive a budget of 300 tokens and the other will receive 100 tokens.</w:t>
              </w:r>
              <w:r>
                <w:rPr>
                  <w:lang w:val="en-US"/>
                </w:rPr>
                <w:t xml:space="preserve"> </w:t>
              </w:r>
            </w:ins>
            <w:r w:rsidR="00F0067E">
              <w:t>A computer will randomly select one of the paintings (A and B</w:t>
            </w:r>
            <w:ins w:id="3" w:author="Sebastian Schweighofer-Kodritsch" w:date="2025-09-16T23:28:00Z">
              <w:r w:rsidR="00972A70">
                <w:rPr>
                  <w:lang w:val="en-US"/>
                </w:rPr>
                <w:t>, 50:50</w:t>
              </w:r>
            </w:ins>
            <w:r w:rsidR="00F0067E">
              <w:t xml:space="preserve">) and will </w:t>
            </w:r>
            <w:del w:id="4" w:author="Sebastian Schweighofer-Kodritsch" w:date="2025-09-16T20:30:00Z">
              <w:r w:rsidR="00F0067E" w:rsidDel="00564D6E">
                <w:delText>give an investment budget of</w:delText>
              </w:r>
            </w:del>
            <w:ins w:id="5" w:author="Sebastian Schweighofer-Kodritsch" w:date="2025-09-16T20:30:00Z">
              <w:r>
                <w:rPr>
                  <w:lang w:val="en-US"/>
                </w:rPr>
                <w:t>allocate the</w:t>
              </w:r>
            </w:ins>
            <w:r w:rsidR="00F0067E">
              <w:t xml:space="preserve"> 300 token</w:t>
            </w:r>
            <w:del w:id="6" w:author="Sebastian Schweighofer-Kodritsch" w:date="2025-09-16T20:31:00Z">
              <w:r w:rsidR="00F0067E" w:rsidDel="00564D6E">
                <w:delText>s</w:delText>
              </w:r>
            </w:del>
            <w:ins w:id="7" w:author="Sebastian Schweighofer-Kodritsch" w:date="2025-09-16T20:31:00Z">
              <w:r>
                <w:rPr>
                  <w:lang w:val="en-US"/>
                </w:rPr>
                <w:t xml:space="preserve"> budget</w:t>
              </w:r>
            </w:ins>
            <w:r w:rsidR="00F0067E">
              <w:t xml:space="preserve"> to the individual (you or your match) who chose this painting. </w:t>
            </w:r>
            <w:del w:id="8" w:author="Sebastian Schweighofer-Kodritsch" w:date="2025-09-16T20:31:00Z">
              <w:r w:rsidR="00F0067E" w:rsidDel="00564D6E">
                <w:delText>The other individual will receive an investment budget of 100 tokens.</w:delText>
              </w:r>
            </w:del>
            <w:commentRangeEnd w:id="0"/>
            <w:r w:rsidR="00A856F2">
              <w:rPr>
                <w:rStyle w:val="CommentReference"/>
              </w:rPr>
              <w:commentReference w:id="0"/>
            </w:r>
          </w:p>
        </w:tc>
        <w:tc>
          <w:tcPr>
            <w:tcW w:w="4222" w:type="dxa"/>
          </w:tcPr>
          <w:p w14:paraId="61B2439D" w14:textId="49D5110F" w:rsidR="00F0067E" w:rsidRDefault="00F0067E" w:rsidP="00F0067E">
            <w:r>
              <w:t>A computer will decide on the allocation</w:t>
            </w:r>
            <w:ins w:id="9" w:author="Sebastian Schweighofer-Kodritsch" w:date="2025-09-16T20:30:00Z">
              <w:r w:rsidR="00564D6E">
                <w:rPr>
                  <w:lang w:val="en-US"/>
                </w:rPr>
                <w:t xml:space="preserve"> of</w:t>
              </w:r>
            </w:ins>
            <w:r>
              <w:t xml:space="preserve"> budgets. </w:t>
            </w:r>
            <w:commentRangeStart w:id="10"/>
            <w:r>
              <w:t>One of you or your match</w:t>
            </w:r>
            <w:commentRangeEnd w:id="10"/>
            <w:r w:rsidR="002818CB">
              <w:rPr>
                <w:rStyle w:val="CommentReference"/>
              </w:rPr>
              <w:commentReference w:id="10"/>
            </w:r>
            <w:r>
              <w:t xml:space="preserve"> will receive a budget of 300 tokens and the other will receive 100 tokens. The computer is programmed to allocate the 300 token budget to the individual it predicts will invest more tokens.</w:t>
            </w:r>
          </w:p>
          <w:p w14:paraId="2CF5C852" w14:textId="77777777" w:rsidR="00F0067E" w:rsidRDefault="00F0067E" w:rsidP="00F0067E"/>
          <w:p w14:paraId="165BB482" w14:textId="40EE497D" w:rsidR="00F0067E" w:rsidRDefault="00F0067E" w:rsidP="00F0067E">
            <w:r>
              <w:t>To make its decision, the computer has access to data from a previous study in which individuals from group A and group B also made investment decisions in the same lottery. Individuals from group A invested substantially more of their budget than individuals from group B.</w:t>
            </w:r>
          </w:p>
        </w:tc>
        <w:tc>
          <w:tcPr>
            <w:tcW w:w="4222" w:type="dxa"/>
          </w:tcPr>
          <w:p w14:paraId="647826D2" w14:textId="7FBAF00F" w:rsidR="00F0067E" w:rsidRDefault="00F0067E" w:rsidP="00F0067E">
            <w:r>
              <w:t xml:space="preserve">A real participant will decide on the allocation </w:t>
            </w:r>
            <w:ins w:id="11" w:author="Sebastian Schweighofer-Kodritsch" w:date="2025-09-16T20:30:00Z">
              <w:r w:rsidR="00564D6E">
                <w:rPr>
                  <w:lang w:val="en-US"/>
                </w:rPr>
                <w:t xml:space="preserve">of </w:t>
              </w:r>
            </w:ins>
            <w:r>
              <w:t xml:space="preserve">budgets. One of you or your match will receive a budget of 300 tokens and the other will receive 100 tokens. The participant is financially incentivised to allocate the 300 token budget to the individual </w:t>
            </w:r>
            <w:del w:id="12" w:author="Sebastian Schweighofer-Kodritsch" w:date="2025-09-16T20:29:00Z">
              <w:r w:rsidDel="00564D6E">
                <w:delText>it predicts</w:delText>
              </w:r>
            </w:del>
            <w:ins w:id="13" w:author="Sebastian Schweighofer-Kodritsch" w:date="2025-09-16T20:29:00Z">
              <w:r w:rsidR="00564D6E">
                <w:rPr>
                  <w:lang w:val="en-US"/>
                </w:rPr>
                <w:t>they predict</w:t>
              </w:r>
            </w:ins>
            <w:r>
              <w:t xml:space="preserve"> will invest more tokens.</w:t>
            </w:r>
          </w:p>
          <w:p w14:paraId="7076455D" w14:textId="77777777" w:rsidR="00F0067E" w:rsidRDefault="00F0067E" w:rsidP="00F0067E"/>
          <w:p w14:paraId="57289613" w14:textId="2086A819" w:rsidR="00F0067E" w:rsidRDefault="00F0067E" w:rsidP="00F0067E">
            <w:r>
              <w:t>To make their decision, the participant has access to data from a previous study in which individuals from group A and group B also made investment decisions in the same lottery. Individuals from group A invested substantially more of their budget than individuals from group B.</w:t>
            </w:r>
          </w:p>
        </w:tc>
      </w:tr>
    </w:tbl>
    <w:p w14:paraId="1DEAD54E" w14:textId="3A8CEE06" w:rsidR="000034F0" w:rsidRDefault="00A551F9">
      <w:r>
        <w:br w:type="textWrapping" w:clear="all"/>
      </w:r>
    </w:p>
    <w:p w14:paraId="7B6D330D" w14:textId="77F0FE87" w:rsidR="00D11CA0" w:rsidRDefault="00D11CA0">
      <w:r>
        <w:br w:type="page"/>
      </w:r>
    </w:p>
    <w:p w14:paraId="7361672B" w14:textId="4B5FF0B3" w:rsidR="00D11CA0" w:rsidRDefault="00D11CA0">
      <w:r>
        <w:lastRenderedPageBreak/>
        <w:t>Questions from the literature:</w:t>
      </w:r>
    </w:p>
    <w:p w14:paraId="71CD9DD9" w14:textId="77777777" w:rsidR="00D11CA0" w:rsidRDefault="00D11CA0"/>
    <w:p w14:paraId="04EE5532" w14:textId="5B6515B0" w:rsidR="00D11CA0" w:rsidRDefault="00D11CA0" w:rsidP="00D11CA0">
      <w:pPr>
        <w:pStyle w:val="ListParagraph"/>
        <w:numPr>
          <w:ilvl w:val="0"/>
          <w:numId w:val="2"/>
        </w:numPr>
      </w:pPr>
      <w:r>
        <w:t>Education and work status.</w:t>
      </w:r>
    </w:p>
    <w:p w14:paraId="5D11842C" w14:textId="6E982F4A" w:rsidR="00D11CA0" w:rsidRDefault="00D11CA0" w:rsidP="00D11CA0">
      <w:pPr>
        <w:pStyle w:val="ListParagraph"/>
        <w:numPr>
          <w:ilvl w:val="0"/>
          <w:numId w:val="2"/>
        </w:numPr>
      </w:pPr>
      <w:r>
        <w:t>Do you think you have ever been discriminated against while applying for a job? That is, do you think that you were or weren’t hired unfairly because of some characteristic like your race, age, gender, disability status, religion etc. rather than because of your qualifications (Yes/No/Impossible to know)</w:t>
      </w:r>
    </w:p>
    <w:p w14:paraId="452899A9" w14:textId="055060BC" w:rsidR="00D11CA0" w:rsidRDefault="00D11CA0" w:rsidP="00D11CA0">
      <w:pPr>
        <w:pStyle w:val="ListParagraph"/>
        <w:numPr>
          <w:ilvl w:val="1"/>
          <w:numId w:val="2"/>
        </w:numPr>
      </w:pPr>
      <w:r>
        <w:t>If yes, do you think that you were discriminated against based on gender, race, age or something else. Select all that apply.</w:t>
      </w:r>
    </w:p>
    <w:p w14:paraId="2C162C3E" w14:textId="67904746" w:rsidR="00D11CA0" w:rsidRDefault="00D11CA0" w:rsidP="00D11CA0">
      <w:pPr>
        <w:pStyle w:val="ListParagraph"/>
        <w:numPr>
          <w:ilvl w:val="1"/>
          <w:numId w:val="2"/>
        </w:numPr>
      </w:pPr>
      <w:r>
        <w:t>Were you hired unfairly or not hired unfairly?</w:t>
      </w:r>
    </w:p>
    <w:p w14:paraId="3A985B6D" w14:textId="22866AFB" w:rsidR="00D11CA0" w:rsidRDefault="00D11CA0" w:rsidP="00D11CA0">
      <w:pPr>
        <w:pStyle w:val="ListParagraph"/>
        <w:numPr>
          <w:ilvl w:val="1"/>
          <w:numId w:val="2"/>
        </w:numPr>
      </w:pPr>
      <w:r>
        <w:t>SAME AS ABOVE FOR PROMOTION DECISIONS, TERMINATION DECISIONS, DAY TO DAY AT WORK</w:t>
      </w:r>
    </w:p>
    <w:p w14:paraId="649C5218" w14:textId="2289F0AF" w:rsidR="00D11CA0" w:rsidRDefault="00D11CA0" w:rsidP="00D11CA0">
      <w:pPr>
        <w:pStyle w:val="ListParagraph"/>
        <w:numPr>
          <w:ilvl w:val="0"/>
          <w:numId w:val="2"/>
        </w:numPr>
      </w:pPr>
      <w:r>
        <w:t>To the best of the memory, please describe why you were allocated your investment budget.</w:t>
      </w:r>
    </w:p>
    <w:p w14:paraId="46FD6971" w14:textId="7F602969" w:rsidR="00D11CA0" w:rsidRDefault="00D11CA0" w:rsidP="00D11CA0">
      <w:pPr>
        <w:pStyle w:val="ListParagraph"/>
        <w:numPr>
          <w:ilvl w:val="0"/>
          <w:numId w:val="2"/>
        </w:numPr>
      </w:pPr>
      <w:r>
        <w:t>Do you have any concerns about the way that you wer</w:t>
      </w:r>
      <w:r w:rsidR="009616A2">
        <w:t>e</w:t>
      </w:r>
      <w:r>
        <w:t xml:space="preserve"> assigned your investment budget:</w:t>
      </w:r>
    </w:p>
    <w:p w14:paraId="39835B24" w14:textId="09C7083A" w:rsidR="00D11CA0" w:rsidRDefault="00D11CA0" w:rsidP="00D11CA0">
      <w:pPr>
        <w:pStyle w:val="ListParagraph"/>
        <w:numPr>
          <w:ilvl w:val="1"/>
          <w:numId w:val="2"/>
        </w:numPr>
      </w:pPr>
      <w:r>
        <w:t>If yes, please describe your concerns here.</w:t>
      </w:r>
    </w:p>
    <w:p w14:paraId="4F9C6C10" w14:textId="78D61F99" w:rsidR="009616A2" w:rsidRDefault="009616A2" w:rsidP="009616A2">
      <w:pPr>
        <w:pStyle w:val="ListParagraph"/>
        <w:numPr>
          <w:ilvl w:val="0"/>
          <w:numId w:val="2"/>
        </w:numPr>
      </w:pPr>
      <w:r>
        <w:t xml:space="preserve">What do you think we’re trying to study in the survey? It is totally fine if your guess is uncertain, but please do provide some guess. You can note in your response that you’re unsure. </w:t>
      </w:r>
    </w:p>
    <w:sectPr w:rsidR="009616A2" w:rsidSect="00A551F9">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an Schweighofer-Kodritsch" w:date="2025-09-16T23:25:00Z" w:initials="SS">
    <w:p w14:paraId="38AF82F3" w14:textId="3AAA5277" w:rsidR="00A856F2" w:rsidRPr="00972A70" w:rsidRDefault="00A856F2">
      <w:pPr>
        <w:pStyle w:val="CommentText"/>
        <w:rPr>
          <w:lang w:val="en-US"/>
        </w:rPr>
      </w:pPr>
      <w:r>
        <w:rPr>
          <w:rStyle w:val="CommentReference"/>
        </w:rPr>
        <w:annotationRef/>
      </w:r>
      <w:r w:rsidR="00972A70">
        <w:rPr>
          <w:lang w:val="en-US"/>
        </w:rPr>
        <w:t xml:space="preserve">I think we could well add another paragraph here, mirroring the other treatments’ info paragraph, because it may make a difference to how they feel about the chance outcome: “In a </w:t>
      </w:r>
      <w:r w:rsidR="00972A70">
        <w:t>previous study</w:t>
      </w:r>
      <w:r w:rsidR="00972A70">
        <w:rPr>
          <w:lang w:val="en-US"/>
        </w:rPr>
        <w:t>,</w:t>
      </w:r>
      <w:r w:rsidR="00972A70">
        <w:t xml:space="preserve"> individuals from group A and group B also made investment decisions in the same lottery.</w:t>
      </w:r>
      <w:r w:rsidR="00972A70">
        <w:rPr>
          <w:lang w:val="en-US"/>
        </w:rPr>
        <w:t xml:space="preserve"> </w:t>
      </w:r>
      <w:r w:rsidR="00972A70">
        <w:t>Individuals from group A invested substantially more of their budget than individuals from group B.</w:t>
      </w:r>
      <w:r w:rsidR="00972A70">
        <w:rPr>
          <w:lang w:val="en-US"/>
        </w:rPr>
        <w:t xml:space="preserve">” We could have this preceded by “In case this is relevant to you: In a previous…” or succeeded by “… than individuals from group B. </w:t>
      </w:r>
      <w:r w:rsidR="009633B4">
        <w:rPr>
          <w:lang w:val="en-US"/>
        </w:rPr>
        <w:t>It is, however, equally likely that</w:t>
      </w:r>
      <w:r w:rsidR="00972A70">
        <w:rPr>
          <w:lang w:val="en-US"/>
        </w:rPr>
        <w:t xml:space="preserve"> </w:t>
      </w:r>
      <w:r w:rsidR="009633B4">
        <w:rPr>
          <w:lang w:val="en-US"/>
        </w:rPr>
        <w:t>you or your match is allocated the 300 tokens budget.” Or something like this.</w:t>
      </w:r>
    </w:p>
  </w:comment>
  <w:comment w:id="10" w:author="Sebastian Schweighofer-Kodritsch" w:date="2025-09-16T20:34:00Z" w:initials="SS">
    <w:p w14:paraId="5B81A5E3" w14:textId="2E3B2B05" w:rsidR="002818CB" w:rsidRPr="002818CB" w:rsidRDefault="002818CB">
      <w:pPr>
        <w:pStyle w:val="CommentText"/>
        <w:rPr>
          <w:lang w:val="en-US"/>
        </w:rPr>
      </w:pPr>
      <w:r>
        <w:rPr>
          <w:rStyle w:val="CommentReference"/>
        </w:rPr>
        <w:annotationRef/>
      </w:r>
      <w:r>
        <w:rPr>
          <w:lang w:val="en-US"/>
        </w:rPr>
        <w:t>Should it be “One of you and your match” instead of “OR your match”? Maybe “Either you or your match”?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AF82F3" w15:done="0"/>
  <w15:commentEx w15:paraId="5B81A5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AF82F3" w16cid:durableId="2C747080"/>
  <w16cid:commentId w16cid:paraId="5B81A5E3" w16cid:durableId="2C7448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B3FEE"/>
    <w:multiLevelType w:val="hybridMultilevel"/>
    <w:tmpl w:val="E14477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0110062"/>
    <w:multiLevelType w:val="hybridMultilevel"/>
    <w:tmpl w:val="9DCE736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8532868">
    <w:abstractNumId w:val="0"/>
  </w:num>
  <w:num w:numId="2" w16cid:durableId="46808791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an Schweighofer-Kodritsch">
    <w15:presenceInfo w15:providerId="Windows Live" w15:userId="1497320296dbba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F9"/>
    <w:rsid w:val="000034F0"/>
    <w:rsid w:val="00071BB8"/>
    <w:rsid w:val="00094939"/>
    <w:rsid w:val="00116006"/>
    <w:rsid w:val="0015080E"/>
    <w:rsid w:val="00197FD2"/>
    <w:rsid w:val="001A4795"/>
    <w:rsid w:val="001B789C"/>
    <w:rsid w:val="001D463F"/>
    <w:rsid w:val="0022248E"/>
    <w:rsid w:val="00262E5C"/>
    <w:rsid w:val="002818CB"/>
    <w:rsid w:val="002D7E02"/>
    <w:rsid w:val="00371AF9"/>
    <w:rsid w:val="004346A0"/>
    <w:rsid w:val="00480479"/>
    <w:rsid w:val="004877E4"/>
    <w:rsid w:val="00496B33"/>
    <w:rsid w:val="00555D13"/>
    <w:rsid w:val="00560D4A"/>
    <w:rsid w:val="00564B9E"/>
    <w:rsid w:val="00564D6E"/>
    <w:rsid w:val="00574928"/>
    <w:rsid w:val="00593100"/>
    <w:rsid w:val="005F18C7"/>
    <w:rsid w:val="006357D4"/>
    <w:rsid w:val="00660799"/>
    <w:rsid w:val="00680A9C"/>
    <w:rsid w:val="00692A88"/>
    <w:rsid w:val="006B7AC5"/>
    <w:rsid w:val="006D6D32"/>
    <w:rsid w:val="007121EA"/>
    <w:rsid w:val="00734410"/>
    <w:rsid w:val="0073673D"/>
    <w:rsid w:val="007C2D39"/>
    <w:rsid w:val="007E1E7E"/>
    <w:rsid w:val="007F3C39"/>
    <w:rsid w:val="00876646"/>
    <w:rsid w:val="00883A12"/>
    <w:rsid w:val="00897EA2"/>
    <w:rsid w:val="008C5C7C"/>
    <w:rsid w:val="00941C8C"/>
    <w:rsid w:val="009555E2"/>
    <w:rsid w:val="009616A2"/>
    <w:rsid w:val="009633B4"/>
    <w:rsid w:val="00972835"/>
    <w:rsid w:val="00972A70"/>
    <w:rsid w:val="009C1750"/>
    <w:rsid w:val="009C4022"/>
    <w:rsid w:val="009F1446"/>
    <w:rsid w:val="00A1303D"/>
    <w:rsid w:val="00A17FBB"/>
    <w:rsid w:val="00A23841"/>
    <w:rsid w:val="00A551F9"/>
    <w:rsid w:val="00A636CB"/>
    <w:rsid w:val="00A856F2"/>
    <w:rsid w:val="00A97064"/>
    <w:rsid w:val="00AE5883"/>
    <w:rsid w:val="00AF23EF"/>
    <w:rsid w:val="00AF375F"/>
    <w:rsid w:val="00B30FCB"/>
    <w:rsid w:val="00B434D4"/>
    <w:rsid w:val="00B54C9E"/>
    <w:rsid w:val="00B57AA8"/>
    <w:rsid w:val="00B860A0"/>
    <w:rsid w:val="00C0490C"/>
    <w:rsid w:val="00C40CDF"/>
    <w:rsid w:val="00CE58F5"/>
    <w:rsid w:val="00D10E3A"/>
    <w:rsid w:val="00D11CA0"/>
    <w:rsid w:val="00D4243C"/>
    <w:rsid w:val="00D715C6"/>
    <w:rsid w:val="00E11231"/>
    <w:rsid w:val="00E655E2"/>
    <w:rsid w:val="00E71CB7"/>
    <w:rsid w:val="00F0067E"/>
    <w:rsid w:val="00F1702B"/>
    <w:rsid w:val="00F91FC9"/>
    <w:rsid w:val="00F954A0"/>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2AA71"/>
  <w15:chartTrackingRefBased/>
  <w15:docId w15:val="{199DFB0C-FF7E-E54E-A35D-93190BBE3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1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1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1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1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1F9"/>
    <w:rPr>
      <w:rFonts w:eastAsiaTheme="majorEastAsia" w:cstheme="majorBidi"/>
      <w:color w:val="272727" w:themeColor="text1" w:themeTint="D8"/>
    </w:rPr>
  </w:style>
  <w:style w:type="paragraph" w:styleId="Title">
    <w:name w:val="Title"/>
    <w:basedOn w:val="Normal"/>
    <w:next w:val="Normal"/>
    <w:link w:val="TitleChar"/>
    <w:uiPriority w:val="10"/>
    <w:qFormat/>
    <w:rsid w:val="00A551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1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1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51F9"/>
    <w:rPr>
      <w:i/>
      <w:iCs/>
      <w:color w:val="404040" w:themeColor="text1" w:themeTint="BF"/>
    </w:rPr>
  </w:style>
  <w:style w:type="paragraph" w:styleId="ListParagraph">
    <w:name w:val="List Paragraph"/>
    <w:basedOn w:val="Normal"/>
    <w:uiPriority w:val="34"/>
    <w:qFormat/>
    <w:rsid w:val="00A551F9"/>
    <w:pPr>
      <w:ind w:left="720"/>
      <w:contextualSpacing/>
    </w:pPr>
  </w:style>
  <w:style w:type="character" w:styleId="IntenseEmphasis">
    <w:name w:val="Intense Emphasis"/>
    <w:basedOn w:val="DefaultParagraphFont"/>
    <w:uiPriority w:val="21"/>
    <w:qFormat/>
    <w:rsid w:val="00A551F9"/>
    <w:rPr>
      <w:i/>
      <w:iCs/>
      <w:color w:val="0F4761" w:themeColor="accent1" w:themeShade="BF"/>
    </w:rPr>
  </w:style>
  <w:style w:type="paragraph" w:styleId="IntenseQuote">
    <w:name w:val="Intense Quote"/>
    <w:basedOn w:val="Normal"/>
    <w:next w:val="Normal"/>
    <w:link w:val="IntenseQuoteChar"/>
    <w:uiPriority w:val="30"/>
    <w:qFormat/>
    <w:rsid w:val="00A55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1F9"/>
    <w:rPr>
      <w:i/>
      <w:iCs/>
      <w:color w:val="0F4761" w:themeColor="accent1" w:themeShade="BF"/>
    </w:rPr>
  </w:style>
  <w:style w:type="character" w:styleId="IntenseReference">
    <w:name w:val="Intense Reference"/>
    <w:basedOn w:val="DefaultParagraphFont"/>
    <w:uiPriority w:val="32"/>
    <w:qFormat/>
    <w:rsid w:val="00A551F9"/>
    <w:rPr>
      <w:b/>
      <w:bCs/>
      <w:smallCaps/>
      <w:color w:val="0F4761" w:themeColor="accent1" w:themeShade="BF"/>
      <w:spacing w:val="5"/>
    </w:rPr>
  </w:style>
  <w:style w:type="table" w:styleId="TableGrid">
    <w:name w:val="Table Grid"/>
    <w:basedOn w:val="TableNormal"/>
    <w:uiPriority w:val="39"/>
    <w:rsid w:val="00A551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818CB"/>
    <w:rPr>
      <w:sz w:val="16"/>
      <w:szCs w:val="16"/>
    </w:rPr>
  </w:style>
  <w:style w:type="paragraph" w:styleId="CommentText">
    <w:name w:val="annotation text"/>
    <w:basedOn w:val="Normal"/>
    <w:link w:val="CommentTextChar"/>
    <w:uiPriority w:val="99"/>
    <w:semiHidden/>
    <w:unhideWhenUsed/>
    <w:rsid w:val="002818CB"/>
    <w:rPr>
      <w:sz w:val="20"/>
      <w:szCs w:val="20"/>
    </w:rPr>
  </w:style>
  <w:style w:type="character" w:customStyle="1" w:styleId="CommentTextChar">
    <w:name w:val="Comment Text Char"/>
    <w:basedOn w:val="DefaultParagraphFont"/>
    <w:link w:val="CommentText"/>
    <w:uiPriority w:val="99"/>
    <w:semiHidden/>
    <w:rsid w:val="002818CB"/>
    <w:rPr>
      <w:sz w:val="20"/>
      <w:szCs w:val="20"/>
    </w:rPr>
  </w:style>
  <w:style w:type="paragraph" w:styleId="CommentSubject">
    <w:name w:val="annotation subject"/>
    <w:basedOn w:val="CommentText"/>
    <w:next w:val="CommentText"/>
    <w:link w:val="CommentSubjectChar"/>
    <w:uiPriority w:val="99"/>
    <w:semiHidden/>
    <w:unhideWhenUsed/>
    <w:rsid w:val="002818CB"/>
    <w:rPr>
      <w:b/>
      <w:bCs/>
    </w:rPr>
  </w:style>
  <w:style w:type="character" w:customStyle="1" w:styleId="CommentSubjectChar">
    <w:name w:val="Comment Subject Char"/>
    <w:basedOn w:val="CommentTextChar"/>
    <w:link w:val="CommentSubject"/>
    <w:uiPriority w:val="99"/>
    <w:semiHidden/>
    <w:rsid w:val="002818CB"/>
    <w:rPr>
      <w:b/>
      <w:bCs/>
      <w:sz w:val="20"/>
      <w:szCs w:val="20"/>
    </w:rPr>
  </w:style>
  <w:style w:type="paragraph" w:styleId="BalloonText">
    <w:name w:val="Balloon Text"/>
    <w:basedOn w:val="Normal"/>
    <w:link w:val="BalloonTextChar"/>
    <w:uiPriority w:val="99"/>
    <w:semiHidden/>
    <w:unhideWhenUsed/>
    <w:rsid w:val="002818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18CB"/>
    <w:rPr>
      <w:rFonts w:ascii="Segoe UI" w:hAnsi="Segoe UI" w:cs="Segoe UI"/>
      <w:sz w:val="18"/>
      <w:szCs w:val="18"/>
    </w:rPr>
  </w:style>
  <w:style w:type="paragraph" w:styleId="Revision">
    <w:name w:val="Revision"/>
    <w:hidden/>
    <w:uiPriority w:val="99"/>
    <w:semiHidden/>
    <w:rsid w:val="00897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9BC19-ACA8-4A3E-AFBF-2FA2D4A8C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Connor O’Leary</dc:creator>
  <cp:keywords/>
  <dc:description/>
  <cp:lastModifiedBy>Ethan Connor O’Leary</cp:lastModifiedBy>
  <cp:revision>2</cp:revision>
  <dcterms:created xsi:type="dcterms:W3CDTF">2025-09-26T12:14:00Z</dcterms:created>
  <dcterms:modified xsi:type="dcterms:W3CDTF">2025-09-26T12:14:00Z</dcterms:modified>
</cp:coreProperties>
</file>